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BÁO CÁO: ỨNG DỤNG CÔNG NGHỆ SỐ TRONG HỌC TẬP.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0068359375" w:line="258.0362033843994"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Công nghệ số đang tạo nên bước ngoặt lớn, làm thay đổi toàn diện phương thức học tập hiện đại.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Nhờ kết nối internet cùng các thiết bị thông minh, học sinh và sinh viên dễ dàng tiếp cận kho tri thức khổng lồ và tham gia những khóa học trực tuyến toàn cầu mà không bị giới hạn bởi khoảng cách địa lý hay thời gian. Sự xuất hiện của trí tuệ nhân tạo (AI), thực tế ảo (VR) và các nền tảng học tập thông minh giúp cá nhân hóa lộ trình, tối ưu hóa quá trình tiếp thu và gia tăng tính tương tác sinh động. Người học dần chuyển từ thế thụ động ghi chép sang chủ động tìm kiếm, nghiên cứu và rèn luyện tư duy phản biện. Dù vậy, để công nghệ số phát huy hiệu quả tối đa, người học cần giữ vững tinh thần tự giác, biết chọn lọc nguồn thông tin chuẩn xác và cân bằng thời gian sử dụng thiết bị. Tóm lại, chuyển đổi số chính là chìa khóa mở ra tương lai giáo dục hiện đại, linh hoạt và chất lượng.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0068359375" w:line="258.0362033843994"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057775" cy="276225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057775"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0068359375" w:line="258.0362033843994" w:lineRule="auto"/>
        <w:ind w:left="0" w:right="0" w:firstLine="0"/>
        <w:jc w:val="center"/>
        <w:rPr>
          <w:ins w:author="Vo Tran Chi Bao B2613094" w:id="0" w:date="2026-10-01T01:31:25Z"/>
          <w:rFonts w:ascii="Times New Roman" w:cs="Times New Roman" w:eastAsia="Times New Roman" w:hAnsi="Times New Roman"/>
          <w:i w:val="1"/>
          <w:iCs w:val="1"/>
          <w:color w:val="666666"/>
          <w:sz w:val="20"/>
          <w:szCs w:val="20"/>
          <w:rPrChange w:author="Vo Tran Chi Bao B2613094" w:id="1" w:date="2026-10-01T01:31:25Z">
            <w:rPr>
              <w:rFonts w:ascii="Times New Roman" w:cs="Times New Roman" w:eastAsia="Times New Roman" w:hAnsi="Times New Roman"/>
              <w:b w:val="0"/>
              <w:bCs w:val="0"/>
              <w:i w:val="1"/>
              <w:iCs w:val="1"/>
              <w:smallCaps w:val="0"/>
              <w:strike w:val="0"/>
              <w:color w:val="666666"/>
              <w:sz w:val="20"/>
              <w:szCs w:val="20"/>
              <w:u w:val="none"/>
              <w:shd w:fill="auto" w:val="clear"/>
              <w:vertAlign w:val="baseline"/>
            </w:rPr>
          </w:rPrChange>
        </w:rPr>
      </w:pPr>
      <w:r w:rsidDel="00000000" w:rsidR="00000000" w:rsidRPr="00000000">
        <w:rPr>
          <w:rFonts w:ascii="Times New Roman" w:cs="Times New Roman" w:eastAsia="Times New Roman" w:hAnsi="Times New Roman"/>
          <w:b w:val="1"/>
          <w:bCs w:val="1"/>
          <w:i w:val="1"/>
          <w:iCs w:val="1"/>
          <w:smallCaps w:val="0"/>
          <w:strike w:val="0"/>
          <w:color w:val="666666"/>
          <w:u w:val="none"/>
          <w:shd w:fill="auto" w:val="clear"/>
          <w:vertAlign w:val="baseline"/>
          <w:rtl w:val="0"/>
        </w:rPr>
        <w:t xml:space="preserve">Nội dung văn bản t</w:t>
      </w:r>
      <w:r w:rsidDel="00000000" w:rsidR="00000000" w:rsidRPr="00000000">
        <w:rPr>
          <w:rFonts w:ascii="Times New Roman" w:cs="Times New Roman" w:eastAsia="Times New Roman" w:hAnsi="Times New Roman"/>
          <w:b w:val="1"/>
          <w:bCs w:val="1"/>
          <w:i w:val="1"/>
          <w:iCs w:val="1"/>
          <w:color w:val="666666"/>
          <w:rtl w:val="0"/>
        </w:rPr>
        <w:t xml:space="preserve">ogle Bard (Gemini AI), hình ản</w:t>
      </w:r>
      <w:r w:rsidDel="00000000" w:rsidR="00000000" w:rsidRPr="00000000">
        <w:rPr>
          <w:rFonts w:ascii="Times New Roman" w:cs="Times New Roman" w:eastAsia="Times New Roman" w:hAnsi="Times New Roman"/>
          <w:b w:val="1"/>
          <w:bCs w:val="1"/>
          <w:i w:val="1"/>
          <w:iCs w:val="1"/>
          <w:smallCaps w:val="0"/>
          <w:strike w:val="0"/>
          <w:color w:val="666666"/>
          <w:u w:val="none"/>
          <w:shd w:fill="auto" w:val="clear"/>
          <w:vertAlign w:val="baseline"/>
          <w:rtl w:val="0"/>
        </w:rPr>
        <w:t xml:space="preserve">ham khảo từ Goh từ Unsplash (CC0)</w:t>
      </w:r>
      <w:ins w:author="Vo Tran Chi Bao B2613094" w:id="0" w:date="2026-10-01T01:31:25Z">
        <w:r w:rsidDel="00000000" w:rsidR="00000000" w:rsidRPr="00000000">
          <w:rPr>
            <w:rFonts w:ascii="Times New Roman" w:cs="Times New Roman" w:eastAsia="Times New Roman" w:hAnsi="Times New Roman"/>
            <w:b w:val="0"/>
            <w:bCs w:val="0"/>
            <w:i w:val="1"/>
            <w:iCs w:val="1"/>
            <w:smallCaps w:val="0"/>
            <w:strike w:val="0"/>
            <w:color w:val="666666"/>
            <w:sz w:val="20"/>
            <w:szCs w:val="20"/>
            <w:u w:val="none"/>
            <w:shd w:fill="auto" w:val="clear"/>
            <w:vertAlign w:val="baseline"/>
            <w:rtl w:val="0"/>
          </w:rPr>
          <w:t xml:space="preserve">      </w:t>
        </w:r>
        <w:r w:rsidDel="00000000" w:rsidR="00000000" w:rsidRPr="00000000">
          <w:rPr>
            <w:rtl w:val="0"/>
          </w:rPr>
        </w:r>
      </w:ins>
    </w:p>
    <w:p w:rsidR="00000000" w:rsidDel="00000000" w:rsidP="00000000" w:rsidRDefault="00000000" w:rsidRPr="00000000" w14:paraId="00000005">
      <w:pPr>
        <w:widowControl w:val="0"/>
        <w:spacing w:line="258.0362033843994" w:lineRule="auto"/>
        <w:ind w:left="-80" w:firstLine="0"/>
        <w:jc w:val="center"/>
        <w:rPr>
          <w:ins w:author="Vo Tran Chi Bao B2613094" w:id="0" w:date="2026-10-01T01:31:25Z"/>
          <w:rFonts w:ascii="Roboto" w:cs="Roboto" w:eastAsia="Roboto" w:hAnsi="Roboto"/>
          <w:color w:val="444746"/>
          <w:sz w:val="21"/>
          <w:szCs w:val="21"/>
          <w:rPrChange w:author="Vo Tran Chi Bao B2613094" w:id="1" w:date="2026-10-01T01:31:25Z">
            <w:rPr>
              <w:rFonts w:ascii="Times New Roman" w:cs="Times New Roman" w:eastAsia="Times New Roman" w:hAnsi="Times New Roman"/>
              <w:b w:val="0"/>
              <w:bCs w:val="0"/>
              <w:i w:val="1"/>
              <w:iCs w:val="1"/>
              <w:smallCaps w:val="0"/>
              <w:strike w:val="0"/>
              <w:color w:val="666666"/>
              <w:sz w:val="20"/>
              <w:szCs w:val="20"/>
              <w:u w:val="none"/>
              <w:shd w:fill="auto" w:val="clear"/>
              <w:vertAlign w:val="baseline"/>
            </w:rPr>
          </w:rPrChange>
        </w:rPr>
      </w:pPr>
      <w:ins w:author="Vo Tran Chi Bao B2613094" w:id="0" w:date="2026-10-01T01:31:25Z">
        <w:r w:rsidDel="00000000" w:rsidR="00000000" w:rsidRPr="00000000">
          <w:rPr>
            <w:rtl w:val="0"/>
          </w:rPr>
        </w:r>
      </w:ins>
    </w:p>
    <w:p w:rsidR="00000000" w:rsidDel="00000000" w:rsidP="00000000" w:rsidRDefault="00000000" w:rsidRPr="00000000" w14:paraId="00000006">
      <w:pPr>
        <w:widowControl w:val="0"/>
        <w:spacing w:line="258.0362033843994" w:lineRule="auto"/>
        <w:ind w:left="-80" w:firstLine="0"/>
        <w:rPr>
          <w:ins w:author="Vo Tran Chi Bao B2613094" w:id="0" w:date="2026-10-01T01:31:25Z"/>
          <w:rFonts w:ascii="Roboto" w:cs="Roboto" w:eastAsia="Roboto" w:hAnsi="Roboto"/>
          <w:color w:val="444746"/>
          <w:sz w:val="21"/>
          <w:szCs w:val="21"/>
          <w:rPrChange w:author="Vo Tran Chi Bao B2613094" w:id="1" w:date="2026-10-01T01:31:25Z">
            <w:rPr>
              <w:rFonts w:ascii="Times New Roman" w:cs="Times New Roman" w:eastAsia="Times New Roman" w:hAnsi="Times New Roman"/>
              <w:b w:val="0"/>
              <w:bCs w:val="0"/>
              <w:i w:val="1"/>
              <w:iCs w:val="1"/>
              <w:smallCaps w:val="0"/>
              <w:strike w:val="0"/>
              <w:color w:val="666666"/>
              <w:sz w:val="20"/>
              <w:szCs w:val="20"/>
              <w:u w:val="none"/>
              <w:shd w:fill="auto" w:val="clear"/>
              <w:vertAlign w:val="baseline"/>
            </w:rPr>
          </w:rPrChange>
        </w:rPr>
      </w:pPr>
      <w:ins w:author="Vo Tran Chi Bao B2613094" w:id="0" w:date="2026-10-01T01:31:25Z">
        <w:r w:rsidDel="00000000" w:rsidR="00000000" w:rsidRPr="00000000">
          <w:rPr>
            <w:rtl w:val="0"/>
          </w:rPr>
        </w:r>
      </w:ins>
    </w:p>
    <w:p w:rsidR="00000000" w:rsidDel="00000000" w:rsidP="00000000" w:rsidRDefault="00000000" w:rsidRPr="00000000" w14:paraId="00000007">
      <w:pPr>
        <w:widowControl w:val="0"/>
        <w:spacing w:line="258.0362033843994" w:lineRule="auto"/>
        <w:ind w:left="-80" w:firstLine="0"/>
        <w:rPr>
          <w:ins w:author="Vo Tran Chi Bao B2613094" w:id="0" w:date="2026-10-01T01:31:25Z"/>
          <w:rFonts w:ascii="Roboto" w:cs="Roboto" w:eastAsia="Roboto" w:hAnsi="Roboto"/>
          <w:color w:val="444746"/>
          <w:sz w:val="21"/>
          <w:szCs w:val="21"/>
          <w:rPrChange w:author="Vo Tran Chi Bao B2613094" w:id="1" w:date="2026-10-01T01:31:25Z">
            <w:rPr>
              <w:rFonts w:ascii="Times New Roman" w:cs="Times New Roman" w:eastAsia="Times New Roman" w:hAnsi="Times New Roman"/>
              <w:b w:val="0"/>
              <w:bCs w:val="0"/>
              <w:i w:val="1"/>
              <w:iCs w:val="1"/>
              <w:smallCaps w:val="0"/>
              <w:strike w:val="0"/>
              <w:color w:val="666666"/>
              <w:sz w:val="20"/>
              <w:szCs w:val="20"/>
              <w:u w:val="none"/>
              <w:shd w:fill="auto" w:val="clear"/>
              <w:vertAlign w:val="baseline"/>
            </w:rPr>
          </w:rPrChange>
        </w:rPr>
      </w:pPr>
      <w:ins w:author="Vo Tran Chi Bao B2613094" w:id="0" w:date="2026-10-01T01:31:25Z">
        <w:r w:rsidDel="00000000" w:rsidR="00000000" w:rsidRPr="00000000">
          <w:rPr>
            <w:rtl w:val="0"/>
          </w:rPr>
        </w:r>
      </w:ins>
    </w:p>
    <w:p w:rsidR="00000000" w:rsidDel="00000000" w:rsidP="00000000" w:rsidRDefault="00000000" w:rsidRPr="00000000" w14:paraId="00000008">
      <w:pPr>
        <w:widowControl w:val="0"/>
        <w:spacing w:line="258.0362033843994" w:lineRule="auto"/>
        <w:ind w:left="-80" w:firstLine="0"/>
        <w:rPr>
          <w:ins w:author="Vo Tran Chi Bao B2613094" w:id="0" w:date="2026-10-01T01:31:25Z"/>
          <w:rFonts w:ascii="Roboto" w:cs="Roboto" w:eastAsia="Roboto" w:hAnsi="Roboto"/>
          <w:color w:val="444746"/>
          <w:sz w:val="21"/>
          <w:szCs w:val="21"/>
          <w:rPrChange w:author="Vo Tran Chi Bao B2613094" w:id="1" w:date="2026-10-01T01:31:25Z">
            <w:rPr>
              <w:rFonts w:ascii="Times New Roman" w:cs="Times New Roman" w:eastAsia="Times New Roman" w:hAnsi="Times New Roman"/>
              <w:b w:val="0"/>
              <w:bCs w:val="0"/>
              <w:i w:val="1"/>
              <w:iCs w:val="1"/>
              <w:smallCaps w:val="0"/>
              <w:strike w:val="0"/>
              <w:color w:val="666666"/>
              <w:sz w:val="20"/>
              <w:szCs w:val="20"/>
              <w:u w:val="none"/>
              <w:shd w:fill="auto" w:val="clear"/>
              <w:vertAlign w:val="baseline"/>
            </w:rPr>
          </w:rPrChange>
        </w:rPr>
      </w:pPr>
      <w:ins w:author="Vo Tran Chi Bao B2613094" w:id="0" w:date="2026-10-01T01:31:25Z">
        <w:r w:rsidDel="00000000" w:rsidR="00000000" w:rsidRPr="00000000">
          <w:rPr>
            <w:rtl w:val="0"/>
          </w:rPr>
        </w:r>
      </w:ins>
    </w:p>
    <w:p w:rsidR="00000000" w:rsidDel="00000000" w:rsidP="00000000" w:rsidRDefault="00000000" w:rsidRPr="00000000" w14:paraId="00000009">
      <w:pPr>
        <w:widowControl w:val="0"/>
        <w:spacing w:line="258.0362033843994" w:lineRule="auto"/>
        <w:ind w:left="-80" w:firstLine="0"/>
        <w:rPr>
          <w:ins w:author="Vo Tran Chi Bao B2613094" w:id="0" w:date="2026-10-01T01:31:25Z"/>
          <w:rFonts w:ascii="Roboto" w:cs="Roboto" w:eastAsia="Roboto" w:hAnsi="Roboto"/>
          <w:b w:val="1"/>
          <w:bCs w:val="1"/>
          <w:sz w:val="27"/>
          <w:szCs w:val="27"/>
          <w:rPrChange w:author="Vo Tran Chi Bao B2613094" w:id="1" w:date="2026-10-01T01:31:25Z">
            <w:rPr>
              <w:rFonts w:ascii="Times New Roman" w:cs="Times New Roman" w:eastAsia="Times New Roman" w:hAnsi="Times New Roman"/>
              <w:b w:val="0"/>
              <w:bCs w:val="0"/>
              <w:i w:val="1"/>
              <w:iCs w:val="1"/>
              <w:smallCaps w:val="0"/>
              <w:strike w:val="0"/>
              <w:color w:val="666666"/>
              <w:sz w:val="20"/>
              <w:szCs w:val="20"/>
              <w:u w:val="none"/>
              <w:shd w:fill="auto" w:val="clear"/>
              <w:vertAlign w:val="baseline"/>
            </w:rPr>
          </w:rPrChange>
        </w:rPr>
      </w:pPr>
      <w:ins w:author="Vo Tran Chi Bao B2613094" w:id="0" w:date="2026-10-01T01:31:25Z">
        <w:r w:rsidDel="00000000" w:rsidR="00000000" w:rsidRPr="00000000">
          <w:rPr>
            <w:rFonts w:ascii="Roboto" w:cs="Roboto" w:eastAsia="Roboto" w:hAnsi="Roboto"/>
            <w:b w:val="1"/>
            <w:bCs w:val="1"/>
            <w:sz w:val="27"/>
            <w:szCs w:val="27"/>
            <w:rtl w:val="0"/>
            <w:rPrChange w:author="Vo Tran Chi Bao B2613094" w:id="1" w:date="2026-10-01T01:31:25Z">
              <w:rPr>
                <w:rFonts w:ascii="Times New Roman" w:cs="Times New Roman" w:eastAsia="Times New Roman" w:hAnsi="Times New Roman"/>
                <w:b w:val="0"/>
                <w:bCs w:val="0"/>
                <w:i w:val="1"/>
                <w:iCs w:val="1"/>
                <w:smallCaps w:val="0"/>
                <w:strike w:val="0"/>
                <w:color w:val="666666"/>
                <w:sz w:val="20"/>
                <w:szCs w:val="20"/>
                <w:u w:val="none"/>
                <w:shd w:fill="auto" w:val="clear"/>
                <w:vertAlign w:val="baseline"/>
              </w:rPr>
            </w:rPrChange>
          </w:rPr>
          <w:t xml:space="preserve">Nhận xét</w:t>
        </w:r>
      </w:ins>
    </w:p>
    <w:p w:rsidR="00000000" w:rsidDel="00000000" w:rsidP="00000000" w:rsidRDefault="00000000" w:rsidRPr="00000000" w14:paraId="0000000A">
      <w:pPr>
        <w:widowControl w:val="0"/>
        <w:spacing w:line="258.0362033843994" w:lineRule="auto"/>
        <w:ind w:left="-80" w:firstLine="0"/>
        <w:rPr>
          <w:ins w:author="Vo Tran Chi Bao B2613094" w:id="0" w:date="2026-10-01T01:31:25Z"/>
          <w:rFonts w:ascii="Roboto" w:cs="Roboto" w:eastAsia="Roboto" w:hAnsi="Roboto"/>
          <w:color w:val="444746"/>
          <w:sz w:val="21"/>
          <w:szCs w:val="21"/>
          <w:rPrChange w:author="Vo Tran Chi Bao B2613094" w:id="1" w:date="2026-10-01T01:31:25Z">
            <w:rPr>
              <w:rFonts w:ascii="Times New Roman" w:cs="Times New Roman" w:eastAsia="Times New Roman" w:hAnsi="Times New Roman"/>
              <w:b w:val="0"/>
              <w:bCs w:val="0"/>
              <w:i w:val="1"/>
              <w:iCs w:val="1"/>
              <w:smallCaps w:val="0"/>
              <w:strike w:val="0"/>
              <w:color w:val="666666"/>
              <w:sz w:val="20"/>
              <w:szCs w:val="20"/>
              <w:u w:val="none"/>
              <w:shd w:fill="auto" w:val="clear"/>
              <w:vertAlign w:val="baseline"/>
            </w:rPr>
          </w:rPrChange>
        </w:rPr>
      </w:pPr>
      <w:ins w:author="Vo Tran Chi Bao B2613094" w:id="0" w:date="2026-10-01T01:31:25Z">
        <w:commentRangeStart w:id="0"/>
        <w:r w:rsidDel="00000000" w:rsidR="00000000" w:rsidRPr="00000000">
          <w:rPr>
            <w:rFonts w:ascii="Roboto" w:cs="Roboto" w:eastAsia="Roboto" w:hAnsi="Roboto"/>
            <w:color w:val="444746"/>
            <w:sz w:val="21"/>
            <w:szCs w:val="21"/>
            <w:rtl w:val="0"/>
            <w:rPrChange w:author="Vo Tran Chi Bao B2613094" w:id="1" w:date="2026-10-01T01:31:25Z">
              <w:rPr>
                <w:rFonts w:ascii="Times New Roman" w:cs="Times New Roman" w:eastAsia="Times New Roman" w:hAnsi="Times New Roman"/>
                <w:b w:val="0"/>
                <w:bCs w:val="0"/>
                <w:i w:val="1"/>
                <w:iCs w:val="1"/>
                <w:smallCaps w:val="0"/>
                <w:strike w:val="0"/>
                <w:color w:val="666666"/>
                <w:sz w:val="20"/>
                <w:szCs w:val="20"/>
                <w:u w:val="none"/>
                <w:shd w:fill="auto" w:val="clear"/>
                <w:vertAlign w:val="baseline"/>
              </w:rPr>
            </w:rPrChange>
          </w:rPr>
          <w:t xml:space="preserve">Công nghệ số đang làm thay đổi toàn diện phương thức học tập hiện đại. Nhờ internet và các thiết bị thông minh, người học dễ dàng tiếp cận kho tri thức toàn cầu, vượt qua mọi rào cản địa lý. Việc ứng dụng AI hay VR giúp cá nhân hóa lộ trình và tăng tính tương tác. Tuy nhiên, mỗi người cần tự giác và biết chọn lọc thông tin để học tập hiệu quả.</w:t>
        </w:r>
        <w:commentRangeEnd w:id="0"/>
        <w:r w:rsidDel="00000000" w:rsidR="00000000" w:rsidRPr="00000000">
          <w:commentReference w:id="0"/>
        </w:r>
        <w:r w:rsidDel="00000000" w:rsidR="00000000" w:rsidRPr="00000000">
          <w:rPr>
            <w:rtl w:val="0"/>
          </w:rPr>
        </w:r>
      </w:ins>
    </w:p>
    <w:p w:rsidR="00000000" w:rsidDel="00000000" w:rsidP="00000000" w:rsidRDefault="00000000" w:rsidRPr="00000000" w14:paraId="0000000B">
      <w:pPr>
        <w:widowControl w:val="0"/>
        <w:spacing w:line="258.0362033843994" w:lineRule="auto"/>
        <w:ind w:left="-80" w:firstLine="0"/>
        <w:rPr>
          <w:ins w:author="Vo Tran Chi Bao B2613094" w:id="0" w:date="2026-10-01T01:31:25Z"/>
          <w:rFonts w:ascii="Roboto" w:cs="Roboto" w:eastAsia="Roboto" w:hAnsi="Roboto"/>
          <w:color w:val="444746"/>
          <w:sz w:val="21"/>
          <w:szCs w:val="21"/>
          <w:rPrChange w:author="Vo Tran Chi Bao B2613094" w:id="1" w:date="2026-10-01T01:31:25Z">
            <w:rPr>
              <w:rFonts w:ascii="Times New Roman" w:cs="Times New Roman" w:eastAsia="Times New Roman" w:hAnsi="Times New Roman"/>
              <w:b w:val="0"/>
              <w:bCs w:val="0"/>
              <w:i w:val="1"/>
              <w:iCs w:val="1"/>
              <w:smallCaps w:val="0"/>
              <w:strike w:val="0"/>
              <w:color w:val="666666"/>
              <w:sz w:val="20"/>
              <w:szCs w:val="20"/>
              <w:u w:val="none"/>
              <w:shd w:fill="auto" w:val="clear"/>
              <w:vertAlign w:val="baseline"/>
            </w:rPr>
          </w:rPrChange>
        </w:rPr>
      </w:pPr>
      <w:ins w:author="Vo Tran Chi Bao B2613094" w:id="0" w:date="2026-10-01T01:31:25Z">
        <w:r w:rsidDel="00000000" w:rsidR="00000000" w:rsidRPr="00000000">
          <w:rPr>
            <w:rtl w:val="0"/>
          </w:rPr>
        </w:r>
      </w:ins>
    </w:p>
    <w:p w:rsidR="00000000" w:rsidDel="00000000" w:rsidP="00000000" w:rsidRDefault="00000000" w:rsidRPr="00000000" w14:paraId="0000000C">
      <w:pPr>
        <w:widowControl w:val="0"/>
        <w:spacing w:line="258.0362033843994" w:lineRule="auto"/>
        <w:ind w:left="-80" w:firstLine="0"/>
        <w:rPr>
          <w:ins w:author="Vo Tran Chi Bao B2613094" w:id="0" w:date="2026-10-01T01:31:25Z"/>
          <w:rFonts w:ascii="Roboto" w:cs="Roboto" w:eastAsia="Roboto" w:hAnsi="Roboto"/>
          <w:b w:val="1"/>
          <w:bCs w:val="1"/>
          <w:color w:val="444746"/>
          <w:sz w:val="25"/>
          <w:szCs w:val="25"/>
          <w:rPrChange w:author="Vo Tran Chi Bao B2613094" w:id="1" w:date="2026-10-01T01:31:25Z">
            <w:rPr>
              <w:rFonts w:ascii="Roboto" w:cs="Roboto" w:eastAsia="Roboto" w:hAnsi="Roboto"/>
              <w:b w:val="1"/>
              <w:bCs w:val="1"/>
              <w:i w:val="1"/>
              <w:iCs w:val="1"/>
              <w:smallCaps w:val="0"/>
              <w:strike w:val="0"/>
              <w:color w:val="666666"/>
              <w:sz w:val="25"/>
              <w:szCs w:val="25"/>
              <w:u w:val="none"/>
              <w:shd w:fill="auto" w:val="clear"/>
              <w:vertAlign w:val="baseline"/>
            </w:rPr>
          </w:rPrChange>
        </w:rPr>
      </w:pPr>
      <w:ins w:author="Vo Tran Chi Bao B2613094" w:id="0" w:date="2026-10-01T01:31:25Z">
        <w:r w:rsidDel="00000000" w:rsidR="00000000" w:rsidRPr="00000000">
          <w:rPr>
            <w:rFonts w:ascii="Roboto" w:cs="Roboto" w:eastAsia="Roboto" w:hAnsi="Roboto"/>
            <w:b w:val="1"/>
            <w:bCs w:val="1"/>
            <w:color w:val="444746"/>
            <w:sz w:val="25"/>
            <w:szCs w:val="25"/>
            <w:rtl w:val="0"/>
            <w:rPrChange w:author="Vo Tran Chi Bao B2613094" w:id="1" w:date="2026-10-01T01:31:25Z">
              <w:rPr>
                <w:rFonts w:ascii="Roboto" w:cs="Roboto" w:eastAsia="Roboto" w:hAnsi="Roboto"/>
                <w:b w:val="1"/>
                <w:bCs w:val="1"/>
                <w:i w:val="1"/>
                <w:iCs w:val="1"/>
                <w:smallCaps w:val="0"/>
                <w:strike w:val="0"/>
                <w:color w:val="666666"/>
                <w:sz w:val="25"/>
                <w:szCs w:val="25"/>
                <w:u w:val="none"/>
                <w:shd w:fill="auto" w:val="clear"/>
                <w:vertAlign w:val="baseline"/>
              </w:rPr>
            </w:rPrChange>
          </w:rPr>
          <w:t xml:space="preserve">Nhận Xét</w:t>
        </w:r>
      </w:ins>
    </w:p>
    <w:p w:rsidR="00000000" w:rsidDel="00000000" w:rsidP="00000000" w:rsidRDefault="00000000" w:rsidRPr="00000000" w14:paraId="0000000D">
      <w:pPr>
        <w:widowControl w:val="0"/>
        <w:spacing w:line="258.0362033843994" w:lineRule="auto"/>
        <w:ind w:left="-80" w:firstLine="0"/>
        <w:rPr>
          <w:ins w:author="Vo Tran Chi Bao B2613094" w:id="0" w:date="2026-10-01T01:31:25Z"/>
          <w:rFonts w:ascii="Roboto" w:cs="Roboto" w:eastAsia="Roboto" w:hAnsi="Roboto"/>
          <w:color w:val="444746"/>
          <w:sz w:val="21"/>
          <w:szCs w:val="21"/>
          <w:rPrChange w:author="Vo Tran Chi Bao B2613094" w:id="1" w:date="2026-10-01T01:31:25Z">
            <w:rPr>
              <w:rFonts w:ascii="Times New Roman" w:cs="Times New Roman" w:eastAsia="Times New Roman" w:hAnsi="Times New Roman"/>
              <w:b w:val="0"/>
              <w:bCs w:val="0"/>
              <w:i w:val="1"/>
              <w:iCs w:val="1"/>
              <w:smallCaps w:val="0"/>
              <w:strike w:val="0"/>
              <w:color w:val="666666"/>
              <w:sz w:val="20"/>
              <w:szCs w:val="20"/>
              <w:u w:val="none"/>
              <w:shd w:fill="auto" w:val="clear"/>
              <w:vertAlign w:val="baseline"/>
            </w:rPr>
          </w:rPrChange>
        </w:rPr>
      </w:pPr>
      <w:ins w:author="Vo Tran Chi Bao B2613094" w:id="0" w:date="2026-10-01T01:31:25Z">
        <w:commentRangeStart w:id="1"/>
        <w:r w:rsidDel="00000000" w:rsidR="00000000" w:rsidRPr="00000000">
          <w:rPr>
            <w:rFonts w:ascii="Roboto" w:cs="Roboto" w:eastAsia="Roboto" w:hAnsi="Roboto"/>
            <w:color w:val="444746"/>
            <w:sz w:val="21"/>
            <w:szCs w:val="21"/>
            <w:rtl w:val="0"/>
            <w:rPrChange w:author="Vo Tran Chi Bao B2613094" w:id="1" w:date="2026-10-01T01:31:25Z">
              <w:rPr>
                <w:rFonts w:ascii="Roboto" w:cs="Roboto" w:eastAsia="Roboto" w:hAnsi="Roboto"/>
                <w:color w:val="444746"/>
                <w:sz w:val="21"/>
                <w:szCs w:val="21"/>
              </w:rPr>
            </w:rPrChange>
          </w:rPr>
          <w:t xml:space="preserve">Chuyển đổi số đang tái định hình giáo dục hiện đại. Với thiết bị thông minh và Internet, người học chủ động mở rộng tri thức, cá nhân hóa lộ trình và gia tăng tương tác. Dù vậy, để làm chủ công nghệ, mỗi cá nhân cần rèn luyện tính tự giác và tư duy phản biện. Đây chính là chìa khóa hội nhập tương lai. </w:t>
        </w:r>
        <w:commentRangeEnd w:id="1"/>
        <w:r w:rsidDel="00000000" w:rsidR="00000000" w:rsidRPr="00000000">
          <w:commentReference w:id="1"/>
        </w:r>
        <w:r w:rsidDel="00000000" w:rsidR="00000000" w:rsidRPr="00000000">
          <w:rPr>
            <w:rtl w:val="0"/>
          </w:rPr>
        </w:r>
      </w:ins>
    </w:p>
    <w:p w:rsidR="00000000" w:rsidDel="00000000" w:rsidP="00000000" w:rsidRDefault="00000000" w:rsidRPr="00000000" w14:paraId="0000000E">
      <w:pPr>
        <w:widowControl w:val="0"/>
        <w:spacing w:line="258.0362033843994" w:lineRule="auto"/>
        <w:ind w:left="-80" w:firstLine="0"/>
        <w:rPr>
          <w:ins w:author="Vo Tran Chi Bao B2613094" w:id="0" w:date="2026-10-01T01:31:25Z"/>
          <w:rFonts w:ascii="Roboto" w:cs="Roboto" w:eastAsia="Roboto" w:hAnsi="Roboto"/>
          <w:color w:val="444746"/>
          <w:sz w:val="21"/>
          <w:szCs w:val="21"/>
          <w:rPrChange w:author="Vo Tran Chi Bao B2613094" w:id="1" w:date="2026-10-01T01:31:25Z">
            <w:rPr>
              <w:rFonts w:ascii="Times New Roman" w:cs="Times New Roman" w:eastAsia="Times New Roman" w:hAnsi="Times New Roman"/>
              <w:b w:val="0"/>
              <w:bCs w:val="0"/>
              <w:i w:val="1"/>
              <w:iCs w:val="1"/>
              <w:smallCaps w:val="0"/>
              <w:strike w:val="0"/>
              <w:color w:val="666666"/>
              <w:sz w:val="20"/>
              <w:szCs w:val="20"/>
              <w:u w:val="none"/>
              <w:shd w:fill="auto" w:val="clear"/>
              <w:vertAlign w:val="baseline"/>
            </w:rPr>
          </w:rPrChange>
        </w:rPr>
      </w:pPr>
      <w:ins w:author="Vo Tran Chi Bao B2613094" w:id="0" w:date="2026-10-01T01:31:25Z">
        <w:r w:rsidDel="00000000" w:rsidR="00000000" w:rsidRPr="00000000">
          <w:rPr>
            <w:rtl w:val="0"/>
          </w:rPr>
        </w:r>
      </w:ins>
    </w:p>
    <w:p w:rsidR="00000000" w:rsidDel="00000000" w:rsidP="00000000" w:rsidRDefault="00000000" w:rsidRPr="00000000" w14:paraId="0000000F">
      <w:pPr>
        <w:widowControl w:val="0"/>
        <w:spacing w:before="478.20068359375" w:line="258.0362033843994" w:lineRule="auto"/>
        <w:rPr>
          <w:ins w:author="Vo Tran Chi Bao B2613094" w:id="0" w:date="2026-10-01T01:31:25Z"/>
          <w:rFonts w:ascii="Times New Roman" w:cs="Times New Roman" w:eastAsia="Times New Roman" w:hAnsi="Times New Roman"/>
          <w:i w:val="1"/>
          <w:iCs w:val="1"/>
          <w:color w:val="666666"/>
          <w:sz w:val="20"/>
          <w:szCs w:val="20"/>
          <w:rPrChange w:author="Vo Tran Chi Bao B2613094" w:id="1" w:date="2026-10-01T01:31:25Z">
            <w:rPr>
              <w:rFonts w:ascii="Times New Roman" w:cs="Times New Roman" w:eastAsia="Times New Roman" w:hAnsi="Times New Roman"/>
              <w:b w:val="0"/>
              <w:bCs w:val="0"/>
              <w:i w:val="1"/>
              <w:iCs w:val="1"/>
              <w:smallCaps w:val="0"/>
              <w:strike w:val="0"/>
              <w:color w:val="666666"/>
              <w:sz w:val="20"/>
              <w:szCs w:val="20"/>
              <w:u w:val="none"/>
              <w:shd w:fill="auto" w:val="clear"/>
              <w:vertAlign w:val="baseline"/>
            </w:rPr>
          </w:rPrChange>
        </w:rPr>
      </w:pPr>
      <w:ins w:author="Vo Tran Chi Bao B2613094" w:id="0" w:date="2026-10-01T01:31:25Z">
        <w:r w:rsidDel="00000000" w:rsidR="00000000" w:rsidRPr="00000000">
          <w:rPr>
            <w:rtl w:val="0"/>
          </w:rPr>
        </w:r>
      </w:ins>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0068359375" w:line="258.0362033843994" w:lineRule="auto"/>
        <w:ind w:left="0" w:right="0" w:firstLine="0"/>
        <w:jc w:val="left"/>
        <w:rPr>
          <w:ins w:author="Vo Tran Chi Bao B2613094" w:id="0" w:date="2026-10-01T01:31:25Z"/>
          <w:rFonts w:ascii="Times New Roman" w:cs="Times New Roman" w:eastAsia="Times New Roman" w:hAnsi="Times New Roman"/>
          <w:i w:val="1"/>
          <w:iCs w:val="1"/>
          <w:color w:val="666666"/>
          <w:sz w:val="20"/>
          <w:szCs w:val="20"/>
          <w:rPrChange w:author="Vo Tran Chi Bao B2613094" w:id="1" w:date="2026-10-01T01:31:25Z">
            <w:rPr>
              <w:rFonts w:ascii="Times New Roman" w:cs="Times New Roman" w:eastAsia="Times New Roman" w:hAnsi="Times New Roman"/>
              <w:b w:val="0"/>
              <w:bCs w:val="0"/>
              <w:i w:val="1"/>
              <w:iCs w:val="1"/>
              <w:smallCaps w:val="0"/>
              <w:strike w:val="0"/>
              <w:color w:val="666666"/>
              <w:sz w:val="20"/>
              <w:szCs w:val="20"/>
              <w:u w:val="none"/>
              <w:shd w:fill="auto" w:val="clear"/>
              <w:vertAlign w:val="baseline"/>
            </w:rPr>
          </w:rPrChange>
        </w:rPr>
      </w:pPr>
      <w:ins w:author="Vo Tran Chi Bao B2613094" w:id="0" w:date="2026-10-01T01:31:25Z">
        <w:r w:rsidDel="00000000" w:rsidR="00000000" w:rsidRPr="00000000">
          <w:rPr>
            <w:rtl w:val="0"/>
          </w:rPr>
        </w:r>
      </w:ins>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0068359375" w:line="258.0362033843994" w:lineRule="auto"/>
        <w:ind w:left="0" w:right="0" w:firstLine="0"/>
        <w:jc w:val="left"/>
        <w:rPr>
          <w:rFonts w:ascii="Times New Roman" w:cs="Times New Roman" w:eastAsia="Times New Roman" w:hAnsi="Times New Roman"/>
          <w:i w:val="1"/>
          <w:iCs w:val="1"/>
          <w:color w:val="666666"/>
          <w:sz w:val="20"/>
          <w:szCs w:val="20"/>
        </w:rPr>
      </w:pPr>
      <w:r w:rsidDel="00000000" w:rsidR="00000000" w:rsidRPr="00000000">
        <w:rPr>
          <w:rtl w:val="0"/>
        </w:rPr>
      </w:r>
    </w:p>
    <w:sectPr>
      <w:pgSz w:h="16840" w:w="11920" w:orient="portrait"/>
      <w:pgMar w:bottom="5657.40234375" w:top="1418.75" w:left="1447.0001220703125" w:right="1439.6142578125"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hai Gia Bao B2613093" w:id="0" w:date="2026-10-01T01:40:52Z">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Công nghệ số biến việc tích lũy tri thức từ thụ động thành hành trình khám phá chủ động. Sự hỗ trợ từ các nền tảng thông minh giúp người học rèn luyện kỹ năng tự nghiên cứu, tư duy phân tích và giải quyết vấn đề. Làm chủ công nghệ chính là chìa khóa giúp mỗi cá nhân vượt qua mọi giới hạn và thích ứng linh hoạt với thời đại mới</w:t>
      </w:r>
    </w:p>
  </w:comment>
  <w:comment w:author="Thai Gia Bao B2613093" w:id="1" w:date="2026-10-01T01:40:08Z">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Công nghệ số biến việc tích lũy tri thức từ thụ động thành hành trình khám phá chủ động. Sự hỗ trợ từ các nền tảng thông minh giúp người học rèn luyện kỹ năng tự nghiên cứu, tư duy phân tích và giải quyết vấn đề. Làm chủ công nghệ chính là chìa khóa giúp mỗi cá nhân vượt qua mọi giới hạn và thích ứng linh hoạt với thời đại mới</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12" w15:done="0"/>
  <w15:commentEx w15:paraId="00000013"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10-01T01:40:52Z"/>
  <w16cex:commentExtensible w16cex:durableId="00000002" w16cex:dateUtc="2026-10-01T01:40:08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012" w16cid:durableId="00000001"/>
  <w16cid:commentId w16cid:paraId="00000013" w16cid:durableId="00000002"/>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image" Target="media/image1.png"/><Relationship Id="rId9" Type="http://schemas.microsoft.com/office/2016/09/relationships/commentsIds" Target="commentsIds.xm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